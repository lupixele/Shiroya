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ns w:author="Vivek Palukuri" w:id="0" w:date="2026-03-17T08:27:42Z"/>
        </w:rPr>
      </w:pPr>
      <w:r w:rsidDel="00000000" w:rsidR="00000000" w:rsidRPr="00000000">
        <w:rPr>
          <w:rtl w:val="0"/>
        </w:rPr>
        <w:t xml:space="preserve">*Merge Sort*</w:t>
      </w:r>
      <w:ins w:author="Vivek Palukuri" w:id="0" w:date="2026-03-17T08:27:4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02">
      <w:pPr>
        <w:rPr>
          <w:del w:author="Vivek Palukuri" w:id="1" w:date="2026-03-17T08:27:39Z"/>
        </w:rPr>
      </w:pPr>
      <w:del w:author="Vivek Palukuri" w:id="1" w:date="2026-03-17T08:27:39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void MergeSort(int arr[],int start,int Mid,int end){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len_1 = (Mid-start)+1;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int len_2 = (end - Mid);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int Result_len = (len_1+len_2);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int Result_array[Result_len];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int Left_array[len_1];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int Right_array[len_2];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int i,k=0;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for(i=start;i&lt;=Mid;i++){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Left_array[k] = arr[i];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k++;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k=0;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for(i=Mid+1;i&lt;=end;i++){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Right_array[k] = arr[i];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k++;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int j=0;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k=0,i=0;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while(i &lt; len_1 &amp;&amp; j &lt; len_2){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if(Left_array[i] &lt; Right_array[j]){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Result_array[k] = Left_array[i];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k++;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i++;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else{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Result_array[k] = Right_array[j];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j++;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k++;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while(i&lt;len_1){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Result_array[k] = Left_array[i];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i++;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k++;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while(j&lt;len_2){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Result_array[k] = Right_array[j];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j++;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k++;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k=0;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for(i=start;i&lt;=end;i++){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arr[i] = Result_array[k];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k++;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void Divide(int arr[] ,int start, int end){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if(start &lt; end){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int Mid = (start + end)/2;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Divide(arr,start,Mid);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Divide(arr,Mid+1,end);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MergeSort(arr,start,Mid,end);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int n,i;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printf("Enter No.of Elements : ");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scanf("%d",&amp;n);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int arr[n];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for(i=0;i&lt;n;i++){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printf("Enter Element-%d: ",i+1);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scanf("%d",&amp;arr[i]);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printf("Before Merge Sort\n");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printf("=================\n");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for(i=0;i&lt;n;i++){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printf("%d ",arr[i]);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printf("\n\n");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Divide(arr,0,n-1);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printf("After Merge Sort\n");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printf("=================\n");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for(i=0;i&lt;n;i++){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printf("%d ",arr[i]);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*Quick Sort*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int QuickSort(int arr[], int start,int end){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int Pivot = arr[end];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int i=start-1,j=0;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for(j=start;j&lt;end;j++){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if(arr[j] &lt; Pivot){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i++;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int temp = arr[i];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arr[i] = arr[j];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arr[j] = temp;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int temp = arr[i+1];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arr[i+1] = arr[end];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arr[end] = temp;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return i+1;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void Partition(int arr[],int start ,int end){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if(start &lt; end){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int Pivot = QuickSort(arr,start,end);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Partition(arr, start, Pivot-1);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Partition(arr, Pivot+1, end);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int n,i;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printf("Enter No.of Elements : ");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scanf("%d",&amp;n);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int arr[n];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for(i=0;i&lt;n;i++){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printf("Enter Element-%d: ",i+1);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scanf("%d",&amp;arr[i]);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printf("Before Merge Sort\n");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printf("=================\n");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for(i=0;i&lt;n;i++){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printf("%d ",arr[i]);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printf("\n\n");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Partition(arr, 0, n-1);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printf("After Merge Sort\n");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printf("=================\n");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for(i=0;i&lt;n;i++){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printf("%d ",arr[i]);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*Radix Sort*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void DigitSort(int arr[],int exp,int Size){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int Count[10]={0,0,0,0,0,0,0,0,0,0};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int Result[Size];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for(i=0;i&lt;Size;i++){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Count[(arr[i]/exp)%10]++;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for(i=1;i&lt;10;i++){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Count[i] = Count[i]+Count[i-1];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for(i=Size-1;i&gt;=0;i--){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int index = (arr[i]/exp)%10;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Result[Count[index]-1] = arr[i];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Count[index]--;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for(i=0;i&lt;Size;i++){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arr[i] = Result[i];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void RadixSort(int arr[],int Size){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int Maxi=0,i;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for(i=0;i&lt;Size;i++){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if(Maxi &lt; arr[i]){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Maxi = arr[i];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//O(log(Maxi) * N)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// Log(Maxi)*(O(n) + O(10))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//8765 876 87 8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for(i=1;(Maxi/i)&gt;0;i=i*10){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DigitSort(arr,i,Size);// n2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int n,i;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scanf("%d",&amp;n);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int arr[n];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for(i=0;i&lt;n;i++){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scanf("%d",&amp;arr[i]);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RadixSort(arr,n);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for(i=0;i&lt;n;i++){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printf("%d ",arr[i]);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